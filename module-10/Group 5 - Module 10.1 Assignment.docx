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192A6B" w14:textId="38ED8506" w:rsidR="00135B3D" w:rsidRDefault="4EBBEA54" w:rsidP="21CF9CAD">
      <w:pPr>
        <w:spacing w:line="360" w:lineRule="auto"/>
        <w:jc w:val="right"/>
        <w:rPr>
          <w:rFonts w:ascii="Aptos" w:eastAsia="Aptos" w:hAnsi="Aptos" w:cs="Aptos"/>
          <w:color w:val="000000" w:themeColor="text1"/>
        </w:rPr>
      </w:pPr>
      <w:r w:rsidRPr="21CF9CAD">
        <w:rPr>
          <w:rFonts w:ascii="Aptos" w:eastAsia="Aptos" w:hAnsi="Aptos" w:cs="Aptos"/>
          <w:color w:val="000000" w:themeColor="text1"/>
        </w:rPr>
        <w:t>Group 5</w:t>
      </w:r>
    </w:p>
    <w:p w14:paraId="5D380AB7" w14:textId="4D913615" w:rsidR="00135B3D" w:rsidRDefault="4EBBEA54" w:rsidP="21CF9CAD">
      <w:pPr>
        <w:spacing w:line="360" w:lineRule="auto"/>
        <w:jc w:val="right"/>
        <w:rPr>
          <w:rFonts w:ascii="Aptos" w:eastAsia="Aptos" w:hAnsi="Aptos" w:cs="Aptos"/>
          <w:color w:val="000000" w:themeColor="text1"/>
        </w:rPr>
      </w:pPr>
      <w:r w:rsidRPr="21CF9CAD">
        <w:rPr>
          <w:rFonts w:ascii="Aptos" w:eastAsia="Aptos" w:hAnsi="Aptos" w:cs="Aptos"/>
          <w:color w:val="000000" w:themeColor="text1"/>
        </w:rPr>
        <w:t>CSD 310</w:t>
      </w:r>
    </w:p>
    <w:p w14:paraId="20F42090" w14:textId="7F3055E8" w:rsidR="00135B3D" w:rsidRDefault="4EBBEA54" w:rsidP="21CF9CAD">
      <w:pPr>
        <w:spacing w:line="360" w:lineRule="auto"/>
        <w:jc w:val="right"/>
        <w:rPr>
          <w:rFonts w:ascii="Aptos" w:eastAsia="Aptos" w:hAnsi="Aptos" w:cs="Aptos"/>
          <w:color w:val="000000" w:themeColor="text1"/>
        </w:rPr>
      </w:pPr>
      <w:r w:rsidRPr="21CF9CAD">
        <w:rPr>
          <w:rFonts w:ascii="Aptos" w:eastAsia="Aptos" w:hAnsi="Aptos" w:cs="Aptos"/>
          <w:color w:val="000000" w:themeColor="text1"/>
        </w:rPr>
        <w:t>William Renard</w:t>
      </w:r>
    </w:p>
    <w:p w14:paraId="4FB2B36A" w14:textId="4185B3E8" w:rsidR="00135B3D" w:rsidRDefault="4EBBEA54" w:rsidP="21CF9CAD">
      <w:pPr>
        <w:spacing w:line="360" w:lineRule="auto"/>
        <w:jc w:val="right"/>
        <w:rPr>
          <w:rFonts w:ascii="Aptos" w:eastAsia="Aptos" w:hAnsi="Aptos" w:cs="Aptos"/>
          <w:color w:val="000000" w:themeColor="text1"/>
        </w:rPr>
      </w:pPr>
      <w:r w:rsidRPr="21CF9CAD">
        <w:rPr>
          <w:rFonts w:ascii="Aptos" w:eastAsia="Aptos" w:hAnsi="Aptos" w:cs="Aptos"/>
          <w:color w:val="000000" w:themeColor="text1"/>
        </w:rPr>
        <w:t>Julie Sakai</w:t>
      </w:r>
    </w:p>
    <w:p w14:paraId="06DDF491" w14:textId="35B3807D" w:rsidR="00135B3D" w:rsidRDefault="4EBBEA54" w:rsidP="21CF9CAD">
      <w:pPr>
        <w:spacing w:line="360" w:lineRule="auto"/>
        <w:jc w:val="right"/>
        <w:rPr>
          <w:rFonts w:ascii="Aptos" w:eastAsia="Aptos" w:hAnsi="Aptos" w:cs="Aptos"/>
          <w:color w:val="000000" w:themeColor="text1"/>
        </w:rPr>
      </w:pPr>
      <w:r w:rsidRPr="21CF9CAD">
        <w:rPr>
          <w:rFonts w:ascii="Aptos" w:eastAsia="Aptos" w:hAnsi="Aptos" w:cs="Aptos"/>
          <w:color w:val="000000" w:themeColor="text1"/>
        </w:rPr>
        <w:t>Paul Romer</w:t>
      </w:r>
    </w:p>
    <w:p w14:paraId="6BF848CE" w14:textId="7A28C5B5" w:rsidR="00135B3D" w:rsidRDefault="4EBBEA54" w:rsidP="21CF9CAD">
      <w:pPr>
        <w:spacing w:line="360" w:lineRule="auto"/>
        <w:jc w:val="right"/>
        <w:rPr>
          <w:rFonts w:ascii="Aptos" w:eastAsia="Aptos" w:hAnsi="Aptos" w:cs="Aptos"/>
          <w:color w:val="000000" w:themeColor="text1"/>
        </w:rPr>
      </w:pPr>
      <w:proofErr w:type="spellStart"/>
      <w:r w:rsidRPr="21CF9CAD">
        <w:rPr>
          <w:rFonts w:ascii="Aptos" w:eastAsia="Aptos" w:hAnsi="Aptos" w:cs="Aptos"/>
          <w:color w:val="000000" w:themeColor="text1"/>
        </w:rPr>
        <w:t>Tazmin</w:t>
      </w:r>
      <w:proofErr w:type="spellEnd"/>
      <w:r w:rsidRPr="21CF9CAD">
        <w:rPr>
          <w:rFonts w:ascii="Aptos" w:eastAsia="Aptos" w:hAnsi="Aptos" w:cs="Aptos"/>
          <w:color w:val="000000" w:themeColor="text1"/>
        </w:rPr>
        <w:t xml:space="preserve"> Somerville</w:t>
      </w:r>
    </w:p>
    <w:p w14:paraId="7532074E" w14:textId="2B46F1BE" w:rsidR="00135B3D" w:rsidRDefault="4EBBEA54" w:rsidP="21CF9CAD">
      <w:pPr>
        <w:spacing w:line="360" w:lineRule="auto"/>
        <w:jc w:val="center"/>
        <w:rPr>
          <w:rFonts w:ascii="Aptos" w:eastAsia="Aptos" w:hAnsi="Aptos" w:cs="Aptos"/>
          <w:color w:val="000000" w:themeColor="text1"/>
        </w:rPr>
      </w:pPr>
      <w:r w:rsidRPr="21CF9CAD">
        <w:rPr>
          <w:rFonts w:ascii="Aptos" w:eastAsia="Aptos" w:hAnsi="Aptos" w:cs="Aptos"/>
          <w:color w:val="000000" w:themeColor="text1"/>
        </w:rPr>
        <w:t>Module 10.1 Assignment</w:t>
      </w:r>
    </w:p>
    <w:p w14:paraId="23722D8F" w14:textId="376C0E41" w:rsidR="00135B3D" w:rsidRDefault="4EBBEA54" w:rsidP="21CF9CAD">
      <w:pPr>
        <w:spacing w:line="360" w:lineRule="auto"/>
        <w:jc w:val="center"/>
        <w:rPr>
          <w:rFonts w:ascii="Aptos" w:eastAsia="Aptos" w:hAnsi="Aptos" w:cs="Aptos"/>
          <w:color w:val="000000" w:themeColor="text1"/>
        </w:rPr>
      </w:pPr>
      <w:r w:rsidRPr="21CF9CAD">
        <w:rPr>
          <w:rFonts w:ascii="Aptos" w:eastAsia="Aptos" w:hAnsi="Aptos" w:cs="Aptos"/>
          <w:color w:val="000000" w:themeColor="text1"/>
        </w:rPr>
        <w:t>Assignment: Milestone #2</w:t>
      </w:r>
    </w:p>
    <w:p w14:paraId="4CEDEEF7" w14:textId="69C23182" w:rsidR="00135B3D" w:rsidRDefault="00135B3D" w:rsidP="21CF9CAD">
      <w:pPr>
        <w:spacing w:line="360" w:lineRule="auto"/>
        <w:jc w:val="center"/>
        <w:rPr>
          <w:rFonts w:ascii="Aptos" w:eastAsia="Aptos" w:hAnsi="Aptos" w:cs="Aptos"/>
          <w:color w:val="000000" w:themeColor="text1"/>
        </w:rPr>
      </w:pPr>
    </w:p>
    <w:p w14:paraId="28296100" w14:textId="206735BB" w:rsidR="00135B3D" w:rsidRDefault="3F7AF66C" w:rsidP="005E5946">
      <w:pPr>
        <w:spacing w:line="240" w:lineRule="auto"/>
        <w:rPr>
          <w:rFonts w:ascii="Aptos" w:eastAsia="Aptos" w:hAnsi="Aptos" w:cs="Aptos"/>
        </w:rPr>
      </w:pPr>
      <w:r w:rsidRPr="21CF9CAD">
        <w:rPr>
          <w:rFonts w:ascii="Aptos" w:eastAsia="Aptos" w:hAnsi="Aptos" w:cs="Aptos"/>
          <w:color w:val="000000" w:themeColor="text1"/>
        </w:rPr>
        <w:t>Case Study: Bacchus Winery</w:t>
      </w:r>
    </w:p>
    <w:p w14:paraId="601ECCDD" w14:textId="14D83B37" w:rsidR="00E20F46" w:rsidRDefault="00F51C11" w:rsidP="005E5946">
      <w:pPr>
        <w:spacing w:line="240" w:lineRule="auto"/>
        <w:rPr>
          <w:rFonts w:ascii="Aptos" w:eastAsia="Aptos" w:hAnsi="Aptos" w:cs="Aptos"/>
          <w:color w:val="000000" w:themeColor="text1"/>
          <w:lang w:val="es-ES"/>
        </w:rPr>
      </w:pPr>
      <w:proofErr w:type="spellStart"/>
      <w:r w:rsidRPr="00305F91">
        <w:rPr>
          <w:rFonts w:ascii="Aptos" w:eastAsia="Aptos" w:hAnsi="Aptos" w:cs="Aptos"/>
          <w:color w:val="000000" w:themeColor="text1"/>
          <w:lang w:val="es-ES"/>
        </w:rPr>
        <w:t>GitRepo</w:t>
      </w:r>
      <w:proofErr w:type="spellEnd"/>
      <w:r w:rsidR="00305F91" w:rsidRPr="00305F91">
        <w:rPr>
          <w:rFonts w:ascii="Aptos" w:eastAsia="Aptos" w:hAnsi="Aptos" w:cs="Aptos"/>
          <w:color w:val="000000" w:themeColor="text1"/>
          <w:lang w:val="es-ES"/>
        </w:rPr>
        <w:t xml:space="preserve">: </w:t>
      </w:r>
      <w:hyperlink r:id="rId5" w:history="1">
        <w:r w:rsidR="001062CD" w:rsidRPr="001062CD">
          <w:rPr>
            <w:rStyle w:val="Hyperlink"/>
            <w:rFonts w:ascii="Aptos" w:eastAsia="Aptos" w:hAnsi="Aptos" w:cs="Aptos"/>
            <w:lang w:val="es-ES"/>
          </w:rPr>
          <w:t>GitHub</w:t>
        </w:r>
      </w:hyperlink>
    </w:p>
    <w:p w14:paraId="3124140F" w14:textId="77777777" w:rsidR="005E5946" w:rsidRDefault="00F8162B" w:rsidP="005E5946">
      <w:pPr>
        <w:spacing w:line="240" w:lineRule="auto"/>
        <w:rPr>
          <w:rFonts w:ascii="Aptos" w:eastAsia="Aptos" w:hAnsi="Aptos" w:cs="Aptos"/>
          <w:color w:val="000000" w:themeColor="text1"/>
          <w:lang w:val="es-ES"/>
        </w:rPr>
      </w:pPr>
      <w:r>
        <w:rPr>
          <w:rFonts w:ascii="Aptos" w:eastAsia="Aptos" w:hAnsi="Aptos" w:cs="Aptos"/>
          <w:color w:val="000000" w:themeColor="text1"/>
          <w:lang w:val="es-ES"/>
        </w:rPr>
        <w:t>(</w:t>
      </w:r>
      <w:hyperlink r:id="rId6" w:history="1">
        <w:r w:rsidR="00C55AF8" w:rsidRPr="00B50295">
          <w:rPr>
            <w:rStyle w:val="Hyperlink"/>
            <w:rFonts w:ascii="Aptos" w:eastAsia="Aptos" w:hAnsi="Aptos" w:cs="Aptos"/>
            <w:lang w:val="es-ES"/>
          </w:rPr>
          <w:t>https://github.com/paulromer12/school_assignments/tree/main/fall24/csd310/Module-10</w:t>
        </w:r>
      </w:hyperlink>
      <w:r>
        <w:rPr>
          <w:rFonts w:ascii="Aptos" w:eastAsia="Aptos" w:hAnsi="Aptos" w:cs="Aptos"/>
          <w:color w:val="000000" w:themeColor="text1"/>
          <w:lang w:val="es-ES"/>
        </w:rPr>
        <w:t>)</w:t>
      </w:r>
      <w:r w:rsidR="005E5946" w:rsidRPr="005E5946">
        <w:rPr>
          <w:rFonts w:ascii="Aptos" w:eastAsia="Aptos" w:hAnsi="Aptos" w:cs="Aptos"/>
          <w:color w:val="000000" w:themeColor="text1"/>
          <w:lang w:val="es-ES"/>
        </w:rPr>
        <w:t xml:space="preserve"> </w:t>
      </w:r>
    </w:p>
    <w:p w14:paraId="502263A8" w14:textId="6ACE777F" w:rsidR="005E5946" w:rsidRPr="00704B4D" w:rsidRDefault="005E5946" w:rsidP="005E5946">
      <w:pPr>
        <w:spacing w:line="360" w:lineRule="auto"/>
        <w:rPr>
          <w:rFonts w:ascii="Aptos" w:eastAsia="Aptos" w:hAnsi="Aptos" w:cs="Aptos"/>
          <w:color w:val="000000" w:themeColor="text1"/>
        </w:rPr>
      </w:pPr>
      <w:r w:rsidRPr="00704B4D">
        <w:rPr>
          <w:rFonts w:ascii="Aptos" w:eastAsia="Aptos" w:hAnsi="Aptos" w:cs="Aptos"/>
          <w:color w:val="000000" w:themeColor="text1"/>
        </w:rPr>
        <w:t>Revised ERD</w:t>
      </w:r>
      <w:r w:rsidR="00704B4D">
        <w:rPr>
          <w:rFonts w:ascii="Aptos" w:eastAsia="Aptos" w:hAnsi="Aptos" w:cs="Aptos"/>
          <w:color w:val="000000" w:themeColor="text1"/>
        </w:rPr>
        <w:t>:</w:t>
      </w:r>
      <w:r w:rsidRPr="007A5BEB">
        <w:rPr>
          <w:rFonts w:ascii="Aptos" w:eastAsia="Aptos" w:hAnsi="Aptos" w:cs="Aptos"/>
          <w:color w:val="000000" w:themeColor="text1"/>
          <w:lang w:val="es-ES"/>
        </w:rPr>
        <w:drawing>
          <wp:inline distT="0" distB="0" distL="0" distR="0" wp14:anchorId="4B09D3EA" wp14:editId="71EECA2E">
            <wp:extent cx="5943600" cy="3602355"/>
            <wp:effectExtent l="0" t="0" r="0" b="4445"/>
            <wp:docPr id="88309395" name="Picture 1" descr="A diagram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09395" name="Picture 1" descr="A diagram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862E0" w14:textId="1D99361A" w:rsidR="00C55AF8" w:rsidRPr="00704B4D" w:rsidRDefault="00F8162B" w:rsidP="21CF9CAD">
      <w:pPr>
        <w:spacing w:line="360" w:lineRule="auto"/>
        <w:rPr>
          <w:rFonts w:ascii="Aptos" w:eastAsia="Aptos" w:hAnsi="Aptos" w:cs="Aptos"/>
          <w:color w:val="000000" w:themeColor="text1"/>
        </w:rPr>
      </w:pPr>
      <w:ins w:id="0" w:author="Microsoft Word" w:date="2024-09-29T16:04:00Z" w16du:dateUtc="2024-09-29T23:04:00Z">
        <w:r w:rsidRPr="00DF4EC6">
          <w:rPr>
            <w:rFonts w:ascii="Aptos" w:eastAsia="Aptos" w:hAnsi="Aptos" w:cs="Aptos"/>
            <w:color w:val="000000" w:themeColor="text1"/>
          </w:rPr>
          <w:t>(</w:t>
        </w:r>
        <w:r w:rsidR="00C55AF8">
          <w:fldChar w:fldCharType="begin"/>
        </w:r>
        <w:r w:rsidR="00C55AF8">
          <w:instrText>HYPERLINK "https://github.com/paulromer12/school_assignments/tree/main/fall24/csd310/Module-10"</w:instrText>
        </w:r>
        <w:r w:rsidR="00C55AF8">
          <w:fldChar w:fldCharType="separate"/>
        </w:r>
        <w:r w:rsidR="00C55AF8" w:rsidRPr="00DF4EC6">
          <w:rPr>
            <w:rStyle w:val="Hyperlink"/>
            <w:rFonts w:ascii="Aptos" w:eastAsia="Aptos" w:hAnsi="Aptos" w:cs="Aptos"/>
          </w:rPr>
          <w:t>https://github.com/paulromer12/school_assignments/tree/main/fall24/csd310/Module-10</w:t>
        </w:r>
        <w:r w:rsidR="00C55AF8">
          <w:rPr>
            <w:rStyle w:val="Hyperlink"/>
            <w:rFonts w:ascii="Aptos" w:eastAsia="Aptos" w:hAnsi="Aptos" w:cs="Aptos"/>
            <w:lang w:val="es-ES"/>
          </w:rPr>
          <w:fldChar w:fldCharType="end"/>
        </w:r>
        <w:r w:rsidRPr="00DF4EC6">
          <w:rPr>
            <w:rFonts w:ascii="Aptos" w:eastAsia="Aptos" w:hAnsi="Aptos" w:cs="Aptos"/>
            <w:color w:val="000000" w:themeColor="text1"/>
          </w:rPr>
          <w:t>)</w:t>
        </w:r>
      </w:ins>
    </w:p>
    <w:p w14:paraId="1862774E" w14:textId="68499B0F" w:rsidR="00C55AF8" w:rsidRPr="00704B4D" w:rsidRDefault="00C05640" w:rsidP="21CF9CAD">
      <w:pPr>
        <w:spacing w:line="360" w:lineRule="auto"/>
        <w:rPr>
          <w:rFonts w:ascii="Aptos" w:eastAsia="Aptos" w:hAnsi="Aptos" w:cs="Aptos"/>
          <w:color w:val="000000" w:themeColor="text1"/>
        </w:rPr>
      </w:pPr>
      <w:r w:rsidRPr="00704B4D">
        <w:rPr>
          <w:rFonts w:ascii="Aptos" w:eastAsia="Aptos" w:hAnsi="Aptos" w:cs="Aptos"/>
          <w:color w:val="000000" w:themeColor="text1"/>
        </w:rPr>
        <w:t xml:space="preserve">SQL Script </w:t>
      </w:r>
      <w:r w:rsidR="00704B4D" w:rsidRPr="00704B4D">
        <w:rPr>
          <w:rFonts w:ascii="Aptos" w:eastAsia="Aptos" w:hAnsi="Aptos" w:cs="Aptos"/>
          <w:color w:val="000000" w:themeColor="text1"/>
        </w:rPr>
        <w:t>O</w:t>
      </w:r>
      <w:r w:rsidR="00704B4D">
        <w:rPr>
          <w:rFonts w:ascii="Aptos" w:eastAsia="Aptos" w:hAnsi="Aptos" w:cs="Aptos"/>
          <w:color w:val="000000" w:themeColor="text1"/>
        </w:rPr>
        <w:t xml:space="preserve">utput: </w:t>
      </w:r>
    </w:p>
    <w:p w14:paraId="3457070B" w14:textId="5996F8B3" w:rsidR="00C55AF8" w:rsidRDefault="00C05640" w:rsidP="21CF9CAD">
      <w:pPr>
        <w:spacing w:line="360" w:lineRule="auto"/>
        <w:rPr>
          <w:rFonts w:ascii="Aptos" w:eastAsia="Aptos" w:hAnsi="Aptos" w:cs="Aptos"/>
          <w:color w:val="000000" w:themeColor="text1"/>
          <w:lang w:val="es-ES"/>
        </w:rPr>
      </w:pPr>
      <w:r w:rsidRPr="00624296">
        <w:rPr>
          <w:lang w:val="es-ES"/>
        </w:rPr>
        <w:drawing>
          <wp:inline distT="0" distB="0" distL="0" distR="0" wp14:anchorId="0FCFC6D1" wp14:editId="283F3989">
            <wp:extent cx="5943600" cy="5409565"/>
            <wp:effectExtent l="0" t="0" r="0" b="635"/>
            <wp:docPr id="16665687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56876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221DE" w14:textId="2E4D20DF" w:rsidR="00C55AF8" w:rsidRDefault="00C55AF8" w:rsidP="21CF9CAD">
      <w:pPr>
        <w:spacing w:line="360" w:lineRule="auto"/>
        <w:rPr>
          <w:rFonts w:ascii="Aptos" w:eastAsia="Aptos" w:hAnsi="Aptos" w:cs="Aptos"/>
          <w:color w:val="000000" w:themeColor="text1"/>
          <w:lang w:val="es-ES"/>
        </w:rPr>
      </w:pPr>
    </w:p>
    <w:p w14:paraId="5FFFB52B" w14:textId="77777777" w:rsidR="00C55AF8" w:rsidRDefault="00C55AF8" w:rsidP="21CF9CAD">
      <w:pPr>
        <w:spacing w:line="360" w:lineRule="auto"/>
        <w:rPr>
          <w:rFonts w:ascii="Aptos" w:eastAsia="Aptos" w:hAnsi="Aptos" w:cs="Aptos"/>
          <w:color w:val="000000" w:themeColor="text1"/>
          <w:lang w:val="es-ES"/>
        </w:rPr>
      </w:pPr>
    </w:p>
    <w:p w14:paraId="066BA5B5" w14:textId="77777777" w:rsidR="00C55AF8" w:rsidRDefault="00C55AF8" w:rsidP="21CF9CAD">
      <w:pPr>
        <w:spacing w:line="360" w:lineRule="auto"/>
        <w:rPr>
          <w:rFonts w:ascii="Aptos" w:eastAsia="Aptos" w:hAnsi="Aptos" w:cs="Aptos"/>
          <w:color w:val="000000" w:themeColor="text1"/>
          <w:lang w:val="es-ES"/>
        </w:rPr>
      </w:pPr>
    </w:p>
    <w:p w14:paraId="57DAB41A" w14:textId="7A4C6468" w:rsidR="50E9D864" w:rsidRDefault="50E9D864" w:rsidP="50E9D864">
      <w:pPr>
        <w:spacing w:line="360" w:lineRule="auto"/>
        <w:rPr>
          <w:rFonts w:ascii="Aptos" w:eastAsia="Aptos" w:hAnsi="Aptos" w:cs="Aptos"/>
          <w:color w:val="000000" w:themeColor="text1"/>
          <w:lang w:val="es-ES"/>
        </w:rPr>
      </w:pPr>
    </w:p>
    <w:p w14:paraId="5E01EC96" w14:textId="021105F8" w:rsidR="00135B3D" w:rsidRPr="00305F91" w:rsidRDefault="00135B3D" w:rsidP="21CF9CAD">
      <w:pPr>
        <w:spacing w:line="360" w:lineRule="auto"/>
        <w:rPr>
          <w:rFonts w:ascii="Aptos" w:eastAsia="Aptos" w:hAnsi="Aptos" w:cs="Aptos"/>
          <w:color w:val="000000" w:themeColor="text1"/>
          <w:lang w:val="es-ES"/>
        </w:rPr>
      </w:pPr>
    </w:p>
    <w:p w14:paraId="1B9B1970" w14:textId="77777777" w:rsidR="00704B4D" w:rsidRDefault="00704B4D">
      <w:pPr>
        <w:rPr>
          <w:lang w:val="es-ES"/>
        </w:rPr>
      </w:pPr>
    </w:p>
    <w:p w14:paraId="2D246AA2" w14:textId="77777777" w:rsidR="00704B4D" w:rsidRDefault="00704B4D">
      <w:pPr>
        <w:rPr>
          <w:lang w:val="es-ES"/>
        </w:rPr>
      </w:pPr>
    </w:p>
    <w:p w14:paraId="6431B27D" w14:textId="28040645" w:rsidR="00704B4D" w:rsidRPr="00DF4EC6" w:rsidRDefault="00704B4D">
      <w:r>
        <w:rPr>
          <w:lang w:val="es-ES"/>
        </w:rPr>
        <w:t xml:space="preserve">SQL Script Output </w:t>
      </w:r>
      <w:proofErr w:type="spellStart"/>
      <w:r>
        <w:rPr>
          <w:lang w:val="es-ES"/>
        </w:rPr>
        <w:t>Continued</w:t>
      </w:r>
      <w:proofErr w:type="spellEnd"/>
      <w:r>
        <w:rPr>
          <w:lang w:val="es-ES"/>
        </w:rPr>
        <w:t xml:space="preserve">: </w:t>
      </w:r>
    </w:p>
    <w:p w14:paraId="2C078E63" w14:textId="38226C22" w:rsidR="00135B3D" w:rsidRDefault="003A1B92">
      <w:pPr>
        <w:rPr>
          <w:lang w:val="es-ES"/>
        </w:rPr>
      </w:pPr>
      <w:r w:rsidRPr="003A1B92">
        <w:rPr>
          <w:lang w:val="es-ES"/>
        </w:rPr>
        <w:drawing>
          <wp:inline distT="0" distB="0" distL="0" distR="0" wp14:anchorId="79B97178" wp14:editId="5F2332B5">
            <wp:extent cx="5943600" cy="5409565"/>
            <wp:effectExtent l="0" t="0" r="0" b="635"/>
            <wp:docPr id="5495195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51956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5B335" w14:textId="77777777" w:rsidR="00E1447B" w:rsidRDefault="00E1447B">
      <w:pPr>
        <w:rPr>
          <w:lang w:val="es-ES"/>
        </w:rPr>
      </w:pPr>
    </w:p>
    <w:p w14:paraId="00E899BE" w14:textId="77777777" w:rsidR="00DF4EC6" w:rsidRDefault="00DF4EC6">
      <w:pPr>
        <w:rPr>
          <w:lang w:val="es-ES"/>
        </w:rPr>
      </w:pPr>
    </w:p>
    <w:p w14:paraId="2CADB79D" w14:textId="77777777" w:rsidR="00DF4EC6" w:rsidRDefault="00DF4EC6">
      <w:pPr>
        <w:rPr>
          <w:lang w:val="es-ES"/>
        </w:rPr>
      </w:pPr>
    </w:p>
    <w:p w14:paraId="393C4808" w14:textId="77777777" w:rsidR="00DF4EC6" w:rsidRDefault="00DF4EC6">
      <w:pPr>
        <w:rPr>
          <w:lang w:val="es-ES"/>
        </w:rPr>
      </w:pPr>
    </w:p>
    <w:p w14:paraId="2FF84482" w14:textId="77777777" w:rsidR="00DF4EC6" w:rsidRDefault="00DF4EC6">
      <w:pPr>
        <w:rPr>
          <w:lang w:val="es-ES"/>
        </w:rPr>
      </w:pPr>
    </w:p>
    <w:p w14:paraId="6E2C9548" w14:textId="77777777" w:rsidR="00DF4EC6" w:rsidRDefault="00DF4EC6">
      <w:pPr>
        <w:rPr>
          <w:lang w:val="es-ES"/>
        </w:rPr>
      </w:pPr>
    </w:p>
    <w:p w14:paraId="101081EE" w14:textId="77777777" w:rsidR="00DF4EC6" w:rsidRDefault="00DF4EC6">
      <w:pPr>
        <w:rPr>
          <w:lang w:val="es-ES"/>
        </w:rPr>
      </w:pPr>
    </w:p>
    <w:p w14:paraId="384C521F" w14:textId="5D81C021" w:rsidR="00DF4EC6" w:rsidRDefault="007F0941">
      <w:pPr>
        <w:rPr>
          <w:lang w:val="es-ES"/>
        </w:rPr>
      </w:pPr>
      <w:r>
        <w:rPr>
          <w:lang w:val="es-ES"/>
        </w:rPr>
        <w:t xml:space="preserve">Python Script Output </w:t>
      </w:r>
      <w:proofErr w:type="spellStart"/>
      <w:r>
        <w:rPr>
          <w:lang w:val="es-ES"/>
        </w:rPr>
        <w:t>Displaying</w:t>
      </w:r>
      <w:proofErr w:type="spellEnd"/>
      <w:r>
        <w:rPr>
          <w:lang w:val="es-ES"/>
        </w:rPr>
        <w:t xml:space="preserve"> Table Contents: </w:t>
      </w:r>
    </w:p>
    <w:p w14:paraId="43464336" w14:textId="172A4AE4" w:rsidR="00E1447B" w:rsidRDefault="00E1447B">
      <w:pPr>
        <w:rPr>
          <w:lang w:val="es-ES"/>
        </w:rPr>
      </w:pPr>
      <w:r w:rsidRPr="00E1447B">
        <w:rPr>
          <w:lang w:val="es-ES"/>
        </w:rPr>
        <w:drawing>
          <wp:inline distT="0" distB="0" distL="0" distR="0" wp14:anchorId="4C87C998" wp14:editId="7CCEAD9C">
            <wp:extent cx="5943600" cy="3589020"/>
            <wp:effectExtent l="0" t="0" r="0" b="5080"/>
            <wp:docPr id="6866760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67607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784DF" w14:textId="5F263447" w:rsidR="002C0C56" w:rsidRPr="00305F91" w:rsidRDefault="002C0C56">
      <w:pPr>
        <w:rPr>
          <w:lang w:val="es-ES"/>
        </w:rPr>
      </w:pPr>
      <w:r w:rsidRPr="002C0C56">
        <w:rPr>
          <w:lang w:val="es-ES"/>
        </w:rPr>
        <w:drawing>
          <wp:inline distT="0" distB="0" distL="0" distR="0" wp14:anchorId="57B0817A" wp14:editId="433D4317">
            <wp:extent cx="5943600" cy="2318385"/>
            <wp:effectExtent l="0" t="0" r="0" b="5715"/>
            <wp:docPr id="145226601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266011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0C56" w:rsidRPr="00305F91" w:rsidSect="005E5946">
      <w:pgSz w:w="12240" w:h="15840"/>
      <w:pgMar w:top="1098" w:right="1440" w:bottom="1089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D042A58"/>
    <w:rsid w:val="001062CD"/>
    <w:rsid w:val="00135B3D"/>
    <w:rsid w:val="001531C1"/>
    <w:rsid w:val="00241E99"/>
    <w:rsid w:val="002C0C56"/>
    <w:rsid w:val="00305F91"/>
    <w:rsid w:val="003A1B92"/>
    <w:rsid w:val="004A2B60"/>
    <w:rsid w:val="005E5946"/>
    <w:rsid w:val="00624296"/>
    <w:rsid w:val="00704B4D"/>
    <w:rsid w:val="007A5BEB"/>
    <w:rsid w:val="007F0941"/>
    <w:rsid w:val="00B77858"/>
    <w:rsid w:val="00C05640"/>
    <w:rsid w:val="00C27CF8"/>
    <w:rsid w:val="00C55AF8"/>
    <w:rsid w:val="00DF4EC6"/>
    <w:rsid w:val="00E1447B"/>
    <w:rsid w:val="00E20F46"/>
    <w:rsid w:val="00F51C11"/>
    <w:rsid w:val="00F8162B"/>
    <w:rsid w:val="1A7A4256"/>
    <w:rsid w:val="21CF9CAD"/>
    <w:rsid w:val="3D042A58"/>
    <w:rsid w:val="3F7AF66C"/>
    <w:rsid w:val="4EBBEA54"/>
    <w:rsid w:val="50E9D8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042A58"/>
  <w15:chartTrackingRefBased/>
  <w15:docId w15:val="{263E82D5-3E73-4C15-B7B1-6F49A147F3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062C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062C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paulromer12/school_assignments/tree/main/fall24/csd310/Module-10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paulromer12/school_assignments/tree/main/fall24/csd310/Module-10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114</Words>
  <Characters>654</Characters>
  <Application>Microsoft Office Word</Application>
  <DocSecurity>4</DocSecurity>
  <Lines>5</Lines>
  <Paragraphs>1</Paragraphs>
  <ScaleCrop>false</ScaleCrop>
  <Company/>
  <LinksUpToDate>false</LinksUpToDate>
  <CharactersWithSpaces>767</CharactersWithSpaces>
  <SharedDoc>false</SharedDoc>
  <HLinks>
    <vt:vector size="18" baseType="variant">
      <vt:variant>
        <vt:i4>1376298</vt:i4>
      </vt:variant>
      <vt:variant>
        <vt:i4>6</vt:i4>
      </vt:variant>
      <vt:variant>
        <vt:i4>0</vt:i4>
      </vt:variant>
      <vt:variant>
        <vt:i4>5</vt:i4>
      </vt:variant>
      <vt:variant>
        <vt:lpwstr>https://github.com/paulromer12/school_assignments/tree/main/fall24/csd310/Module-10</vt:lpwstr>
      </vt:variant>
      <vt:variant>
        <vt:lpwstr/>
      </vt:variant>
      <vt:variant>
        <vt:i4>1376298</vt:i4>
      </vt:variant>
      <vt:variant>
        <vt:i4>3</vt:i4>
      </vt:variant>
      <vt:variant>
        <vt:i4>0</vt:i4>
      </vt:variant>
      <vt:variant>
        <vt:i4>5</vt:i4>
      </vt:variant>
      <vt:variant>
        <vt:lpwstr>https://github.com/paulromer12/school_assignments/tree/main/fall24/csd310/Module-10</vt:lpwstr>
      </vt:variant>
      <vt:variant>
        <vt:lpwstr/>
      </vt:variant>
      <vt:variant>
        <vt:i4>1376298</vt:i4>
      </vt:variant>
      <vt:variant>
        <vt:i4>0</vt:i4>
      </vt:variant>
      <vt:variant>
        <vt:i4>0</vt:i4>
      </vt:variant>
      <vt:variant>
        <vt:i4>5</vt:i4>
      </vt:variant>
      <vt:variant>
        <vt:lpwstr>https://github.com/paulromer12/school_assignments/tree/main/fall24/csd310/Module-10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Julie Sakai</dc:creator>
  <cp:keywords/>
  <dc:description/>
  <cp:lastModifiedBy>Julie Sakai</cp:lastModifiedBy>
  <cp:revision>20</cp:revision>
  <dcterms:created xsi:type="dcterms:W3CDTF">2024-09-26T04:03:00Z</dcterms:created>
  <dcterms:modified xsi:type="dcterms:W3CDTF">2024-09-29T23:06:00Z</dcterms:modified>
</cp:coreProperties>
</file>